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EE51E" w14:textId="77777777" w:rsidR="00236DA1" w:rsidRDefault="00B50D53">
      <w:pPr>
        <w:pStyle w:val="Heading1"/>
        <w:rPr>
          <w:highlight w:val="yellow"/>
        </w:rPr>
      </w:pPr>
      <w:bookmarkStart w:id="0" w:name="_fsmrg3ok92xu" w:colFirst="0" w:colLast="0"/>
      <w:bookmarkEnd w:id="0"/>
      <w:r>
        <w:t xml:space="preserve">FYP imaging activity group </w:t>
      </w:r>
    </w:p>
    <w:p w14:paraId="1998A6F6" w14:textId="77777777" w:rsidR="00236DA1" w:rsidRDefault="00236DA1"/>
    <w:p w14:paraId="1049F6E6" w14:textId="77777777" w:rsidR="00236DA1" w:rsidRDefault="00236DA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36DA1" w14:paraId="4C6FE6E8" w14:textId="77777777">
        <w:tc>
          <w:tcPr>
            <w:tcW w:w="4680" w:type="dxa"/>
            <w:shd w:val="clear" w:color="auto" w:fill="auto"/>
            <w:tcMar>
              <w:top w:w="100" w:type="dxa"/>
              <w:left w:w="100" w:type="dxa"/>
              <w:bottom w:w="100" w:type="dxa"/>
              <w:right w:w="100" w:type="dxa"/>
            </w:tcMar>
          </w:tcPr>
          <w:p w14:paraId="00918CA2" w14:textId="77777777" w:rsidR="00236DA1" w:rsidRDefault="00B50D53">
            <w:r>
              <w:rPr>
                <w:noProof/>
              </w:rPr>
              <w:drawing>
                <wp:inline distT="114300" distB="114300" distL="114300" distR="114300" wp14:anchorId="48757472" wp14:editId="4C2C2074">
                  <wp:extent cx="2838450" cy="21336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2838450" cy="2133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ACCC35E" w14:textId="77777777" w:rsidR="00236DA1" w:rsidRDefault="00B50D53">
            <w:r>
              <w:rPr>
                <w:noProof/>
              </w:rPr>
              <w:drawing>
                <wp:inline distT="114300" distB="114300" distL="114300" distR="114300" wp14:anchorId="0EE4A3ED" wp14:editId="1CDC5817">
                  <wp:extent cx="2838450" cy="21336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838450" cy="2133600"/>
                          </a:xfrm>
                          <a:prstGeom prst="rect">
                            <a:avLst/>
                          </a:prstGeom>
                          <a:ln/>
                        </pic:spPr>
                      </pic:pic>
                    </a:graphicData>
                  </a:graphic>
                </wp:inline>
              </w:drawing>
            </w:r>
          </w:p>
        </w:tc>
      </w:tr>
      <w:tr w:rsidR="00236DA1" w14:paraId="4A2D53E5" w14:textId="77777777">
        <w:trPr>
          <w:trHeight w:val="420"/>
        </w:trPr>
        <w:tc>
          <w:tcPr>
            <w:tcW w:w="9360" w:type="dxa"/>
            <w:gridSpan w:val="2"/>
            <w:shd w:val="clear" w:color="auto" w:fill="auto"/>
            <w:tcMar>
              <w:top w:w="100" w:type="dxa"/>
              <w:left w:w="100" w:type="dxa"/>
              <w:bottom w:w="100" w:type="dxa"/>
              <w:right w:w="100" w:type="dxa"/>
            </w:tcMar>
          </w:tcPr>
          <w:p w14:paraId="7BFA3E1A" w14:textId="77777777" w:rsidR="00236DA1" w:rsidRDefault="00B50D53">
            <w:r>
              <w:t>What would you say is the color of this lesion? (Choose one or more)</w:t>
            </w:r>
          </w:p>
        </w:tc>
      </w:tr>
      <w:tr w:rsidR="00236DA1" w14:paraId="1BEB5B15" w14:textId="77777777">
        <w:tc>
          <w:tcPr>
            <w:tcW w:w="4680" w:type="dxa"/>
            <w:shd w:val="clear" w:color="auto" w:fill="auto"/>
            <w:tcMar>
              <w:top w:w="100" w:type="dxa"/>
              <w:left w:w="100" w:type="dxa"/>
              <w:bottom w:w="100" w:type="dxa"/>
              <w:right w:w="100" w:type="dxa"/>
            </w:tcMar>
          </w:tcPr>
          <w:p w14:paraId="47F85A1F" w14:textId="77777777" w:rsidR="00236DA1" w:rsidRDefault="00B50D53">
            <w:pPr>
              <w:numPr>
                <w:ilvl w:val="0"/>
                <w:numId w:val="4"/>
              </w:numPr>
            </w:pPr>
            <w:r>
              <w:t>Person 1: Blue</w:t>
            </w:r>
          </w:p>
          <w:p w14:paraId="1DA6409D" w14:textId="77777777" w:rsidR="00236DA1" w:rsidRDefault="00236DA1">
            <w:pPr>
              <w:numPr>
                <w:ilvl w:val="0"/>
                <w:numId w:val="4"/>
              </w:numPr>
            </w:pPr>
          </w:p>
        </w:tc>
        <w:tc>
          <w:tcPr>
            <w:tcW w:w="4680" w:type="dxa"/>
            <w:shd w:val="clear" w:color="auto" w:fill="auto"/>
            <w:tcMar>
              <w:top w:w="100" w:type="dxa"/>
              <w:left w:w="100" w:type="dxa"/>
              <w:bottom w:w="100" w:type="dxa"/>
              <w:right w:w="100" w:type="dxa"/>
            </w:tcMar>
          </w:tcPr>
          <w:p w14:paraId="0E09895A" w14:textId="77777777" w:rsidR="00236DA1" w:rsidRDefault="00B50D53">
            <w:pPr>
              <w:numPr>
                <w:ilvl w:val="0"/>
                <w:numId w:val="4"/>
              </w:numPr>
            </w:pPr>
            <w:r>
              <w:t>Person 1: Red</w:t>
            </w:r>
          </w:p>
          <w:p w14:paraId="1EE6EBA8" w14:textId="77777777" w:rsidR="00236DA1" w:rsidRDefault="00236DA1">
            <w:pPr>
              <w:numPr>
                <w:ilvl w:val="0"/>
                <w:numId w:val="4"/>
              </w:numPr>
            </w:pPr>
          </w:p>
        </w:tc>
      </w:tr>
      <w:tr w:rsidR="00236DA1" w14:paraId="60A29BB5" w14:textId="77777777">
        <w:trPr>
          <w:trHeight w:val="420"/>
        </w:trPr>
        <w:tc>
          <w:tcPr>
            <w:tcW w:w="9360" w:type="dxa"/>
            <w:gridSpan w:val="2"/>
            <w:shd w:val="clear" w:color="auto" w:fill="auto"/>
            <w:tcMar>
              <w:top w:w="100" w:type="dxa"/>
              <w:left w:w="100" w:type="dxa"/>
              <w:bottom w:w="100" w:type="dxa"/>
              <w:right w:w="100" w:type="dxa"/>
            </w:tcMar>
          </w:tcPr>
          <w:p w14:paraId="2F12004F" w14:textId="77777777" w:rsidR="00236DA1" w:rsidRDefault="00B50D53">
            <w:r>
              <w:t>Use an Eye Dropper tool (for example in Paint) or use Python to find out the RGB values at different parts of the skin lesion. Try to find some different values per image.</w:t>
            </w:r>
          </w:p>
        </w:tc>
      </w:tr>
      <w:tr w:rsidR="00236DA1" w14:paraId="3663D484" w14:textId="77777777">
        <w:trPr>
          <w:trHeight w:val="420"/>
        </w:trPr>
        <w:tc>
          <w:tcPr>
            <w:tcW w:w="4680" w:type="dxa"/>
            <w:shd w:val="clear" w:color="auto" w:fill="auto"/>
            <w:tcMar>
              <w:top w:w="100" w:type="dxa"/>
              <w:left w:w="100" w:type="dxa"/>
              <w:bottom w:w="100" w:type="dxa"/>
              <w:right w:w="100" w:type="dxa"/>
            </w:tcMar>
          </w:tcPr>
          <w:p w14:paraId="593C53C2" w14:textId="77777777" w:rsidR="00236DA1" w:rsidRDefault="00236DA1">
            <w:pPr>
              <w:numPr>
                <w:ilvl w:val="0"/>
                <w:numId w:val="1"/>
              </w:numPr>
            </w:pPr>
          </w:p>
          <w:p w14:paraId="7A660D9E" w14:textId="77777777" w:rsidR="00236DA1" w:rsidRDefault="00B50D53">
            <w:pPr>
              <w:ind w:left="720"/>
            </w:pPr>
            <w:ins w:id="1" w:author="Anonymous" w:date="2022-03-22T10:08:00Z">
              <w:r>
                <w:t xml:space="preserve"> you are supposed to do this </w:t>
              </w:r>
              <w:del w:id="2" w:author="Anonymous" w:date="2022-03-22T10:08:00Z">
                <w:r>
                  <w:delText>on your filet</w:delText>
                </w:r>
              </w:del>
            </w:ins>
          </w:p>
        </w:tc>
        <w:tc>
          <w:tcPr>
            <w:tcW w:w="4680" w:type="dxa"/>
            <w:shd w:val="clear" w:color="auto" w:fill="auto"/>
            <w:tcMar>
              <w:top w:w="100" w:type="dxa"/>
              <w:left w:w="100" w:type="dxa"/>
              <w:bottom w:w="100" w:type="dxa"/>
              <w:right w:w="100" w:type="dxa"/>
            </w:tcMar>
          </w:tcPr>
          <w:p w14:paraId="382565ED" w14:textId="77777777" w:rsidR="00236DA1" w:rsidRDefault="00236DA1">
            <w:pPr>
              <w:numPr>
                <w:ilvl w:val="0"/>
                <w:numId w:val="2"/>
              </w:numPr>
            </w:pPr>
          </w:p>
          <w:p w14:paraId="0DC414EF" w14:textId="77777777" w:rsidR="00236DA1" w:rsidRDefault="00236DA1"/>
        </w:tc>
      </w:tr>
      <w:tr w:rsidR="00236DA1" w14:paraId="588780F1" w14:textId="77777777">
        <w:trPr>
          <w:trHeight w:val="420"/>
        </w:trPr>
        <w:tc>
          <w:tcPr>
            <w:tcW w:w="9360" w:type="dxa"/>
            <w:gridSpan w:val="2"/>
            <w:shd w:val="clear" w:color="auto" w:fill="auto"/>
            <w:tcMar>
              <w:top w:w="100" w:type="dxa"/>
              <w:left w:w="100" w:type="dxa"/>
              <w:bottom w:w="100" w:type="dxa"/>
              <w:right w:w="100" w:type="dxa"/>
            </w:tcMar>
          </w:tcPr>
          <w:p w14:paraId="2EDC8E91" w14:textId="77777777" w:rsidR="00236DA1" w:rsidRDefault="00B50D53">
            <w:pPr>
              <w:ind w:left="720" w:hanging="360"/>
            </w:pPr>
            <w:r>
              <w:t xml:space="preserve">Use an RGB color table to look up what color these RGB values (approximately) correspond to. You can also put the pictures of the colors here if you want. </w:t>
            </w:r>
          </w:p>
          <w:p w14:paraId="5E561682" w14:textId="77777777" w:rsidR="00236DA1" w:rsidRDefault="00236DA1">
            <w:pPr>
              <w:ind w:left="720" w:hanging="360"/>
            </w:pPr>
          </w:p>
          <w:p w14:paraId="27AA5E28" w14:textId="77777777" w:rsidR="00236DA1" w:rsidRDefault="00B50D53">
            <w:pPr>
              <w:ind w:left="720" w:hanging="360"/>
            </w:pPr>
            <w:r>
              <w:t xml:space="preserve">Do these answers make sense, if you just look at the image? </w:t>
            </w:r>
          </w:p>
          <w:p w14:paraId="4DEAF1B5" w14:textId="77777777" w:rsidR="00236DA1" w:rsidRDefault="00236DA1">
            <w:pPr>
              <w:ind w:left="720" w:hanging="360"/>
            </w:pPr>
          </w:p>
          <w:p w14:paraId="49478A0A" w14:textId="77777777" w:rsidR="00236DA1" w:rsidRDefault="00B50D53">
            <w:pPr>
              <w:ind w:left="720" w:hanging="360"/>
            </w:pPr>
            <w:r>
              <w:t xml:space="preserve">Can you find some unexpected/unusual </w:t>
            </w:r>
            <w:r>
              <w:t xml:space="preserve">colors? </w:t>
            </w:r>
          </w:p>
        </w:tc>
      </w:tr>
      <w:tr w:rsidR="00236DA1" w14:paraId="1BDD3432" w14:textId="77777777">
        <w:trPr>
          <w:trHeight w:val="420"/>
        </w:trPr>
        <w:tc>
          <w:tcPr>
            <w:tcW w:w="4680" w:type="dxa"/>
            <w:shd w:val="clear" w:color="auto" w:fill="auto"/>
            <w:tcMar>
              <w:top w:w="100" w:type="dxa"/>
              <w:left w:w="100" w:type="dxa"/>
              <w:bottom w:w="100" w:type="dxa"/>
              <w:right w:w="100" w:type="dxa"/>
            </w:tcMar>
          </w:tcPr>
          <w:p w14:paraId="616A7930" w14:textId="77777777" w:rsidR="00236DA1" w:rsidRDefault="00236DA1">
            <w:pPr>
              <w:numPr>
                <w:ilvl w:val="0"/>
                <w:numId w:val="1"/>
              </w:numPr>
            </w:pPr>
          </w:p>
          <w:p w14:paraId="4CB805E5" w14:textId="77777777" w:rsidR="00236DA1" w:rsidRDefault="00236DA1">
            <w:pPr>
              <w:ind w:left="720" w:hanging="360"/>
            </w:pPr>
          </w:p>
        </w:tc>
        <w:tc>
          <w:tcPr>
            <w:tcW w:w="4680" w:type="dxa"/>
            <w:shd w:val="clear" w:color="auto" w:fill="auto"/>
            <w:tcMar>
              <w:top w:w="100" w:type="dxa"/>
              <w:left w:w="100" w:type="dxa"/>
              <w:bottom w:w="100" w:type="dxa"/>
              <w:right w:w="100" w:type="dxa"/>
            </w:tcMar>
          </w:tcPr>
          <w:p w14:paraId="4AC70BC4" w14:textId="77777777" w:rsidR="00236DA1" w:rsidRDefault="00236DA1">
            <w:pPr>
              <w:numPr>
                <w:ilvl w:val="0"/>
                <w:numId w:val="1"/>
              </w:numPr>
            </w:pPr>
          </w:p>
          <w:p w14:paraId="511B356B" w14:textId="77777777" w:rsidR="00236DA1" w:rsidRDefault="00236DA1">
            <w:pPr>
              <w:spacing w:line="240" w:lineRule="auto"/>
            </w:pPr>
          </w:p>
        </w:tc>
      </w:tr>
      <w:tr w:rsidR="00236DA1" w14:paraId="711FF4B7" w14:textId="77777777">
        <w:trPr>
          <w:trHeight w:val="420"/>
        </w:trPr>
        <w:tc>
          <w:tcPr>
            <w:tcW w:w="9360" w:type="dxa"/>
            <w:gridSpan w:val="2"/>
            <w:shd w:val="clear" w:color="auto" w:fill="auto"/>
            <w:tcMar>
              <w:top w:w="100" w:type="dxa"/>
              <w:left w:w="100" w:type="dxa"/>
              <w:bottom w:w="100" w:type="dxa"/>
              <w:right w:w="100" w:type="dxa"/>
            </w:tcMar>
          </w:tcPr>
          <w:p w14:paraId="10283257" w14:textId="77777777" w:rsidR="00236DA1" w:rsidRDefault="00B50D53">
            <w:pPr>
              <w:ind w:left="720" w:hanging="360"/>
            </w:pPr>
            <w:r>
              <w:t xml:space="preserve">What does this exercise tell you about automatically determining the color of a lesion? What would you need to take into account, when designing a function for this? </w:t>
            </w:r>
          </w:p>
        </w:tc>
      </w:tr>
      <w:tr w:rsidR="00236DA1" w14:paraId="6D35C576" w14:textId="77777777">
        <w:trPr>
          <w:trHeight w:val="420"/>
        </w:trPr>
        <w:tc>
          <w:tcPr>
            <w:tcW w:w="9360" w:type="dxa"/>
            <w:gridSpan w:val="2"/>
            <w:shd w:val="clear" w:color="auto" w:fill="auto"/>
            <w:tcMar>
              <w:top w:w="100" w:type="dxa"/>
              <w:left w:w="100" w:type="dxa"/>
              <w:bottom w:w="100" w:type="dxa"/>
              <w:right w:w="100" w:type="dxa"/>
            </w:tcMar>
          </w:tcPr>
          <w:p w14:paraId="71FC0AC3" w14:textId="77777777" w:rsidR="00236DA1" w:rsidRDefault="00B50D53">
            <w:pPr>
              <w:numPr>
                <w:ilvl w:val="0"/>
                <w:numId w:val="3"/>
              </w:numPr>
            </w:pPr>
            <w:r>
              <w:t>.</w:t>
            </w:r>
          </w:p>
        </w:tc>
      </w:tr>
    </w:tbl>
    <w:p w14:paraId="42E52BFD" w14:textId="77777777" w:rsidR="00236DA1" w:rsidRDefault="00236DA1"/>
    <w:p w14:paraId="6CD566F1" w14:textId="77777777" w:rsidR="00236DA1" w:rsidRDefault="00236DA1"/>
    <w:p w14:paraId="51DB2A2E" w14:textId="77777777" w:rsidR="00236DA1" w:rsidRDefault="00B50D53">
      <w:r>
        <w:br w:type="page"/>
      </w:r>
    </w:p>
    <w:p w14:paraId="5FEDFFA6" w14:textId="77777777" w:rsidR="00236DA1" w:rsidRDefault="00236DA1"/>
    <w:sectPr w:rsidR="00236DA1">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5BC"/>
    <w:multiLevelType w:val="multilevel"/>
    <w:tmpl w:val="E376D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1921C8"/>
    <w:multiLevelType w:val="multilevel"/>
    <w:tmpl w:val="63DC7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5F6215"/>
    <w:multiLevelType w:val="multilevel"/>
    <w:tmpl w:val="F5926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613787"/>
    <w:multiLevelType w:val="multilevel"/>
    <w:tmpl w:val="E67CB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DA1"/>
    <w:rsid w:val="00236DA1"/>
    <w:rsid w:val="004B7B92"/>
    <w:rsid w:val="00B50D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BA450"/>
  <w15:docId w15:val="{D9E02DE4-49A7-4237-93F4-597C52F5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785A4-AB9C-43C2-B169-DFEF8029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Pages>
  <Words>114</Words>
  <Characters>690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Krzysztof Michal Parocki</cp:lastModifiedBy>
  <cp:revision>2</cp:revision>
  <dcterms:created xsi:type="dcterms:W3CDTF">2022-03-22T10:13:00Z</dcterms:created>
  <dcterms:modified xsi:type="dcterms:W3CDTF">2022-03-22T15:25:00Z</dcterms:modified>
</cp:coreProperties>
</file>